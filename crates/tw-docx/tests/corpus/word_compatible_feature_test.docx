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bibliography.xml" ContentType="application/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Word-Compatible Feature Test Document</w:t>
      </w:r>
    </w:p>
    <w:p>
      <w:pPr>
        <w:jc w:val="center"/>
      </w:pPr>
      <w:r>
        <w:rPr>
          <w:i/>
        </w:rPr>
        <w:t>Collaboration and Accessibility intentionally excluded</w:t>
      </w:r>
    </w:p>
    <w:p>
      <w:r>
        <w:t>Purpose: Comprehensive test content for a Word-like editor. This document exercises editing, formatting, layout, objects, references, review, search, navigation, security, file compatibility, templates, printing, macros/automation, and AI. Collaboration and Accessibility are intentionally excluded.</w:t>
      </w:r>
    </w:p>
    <w:p>
      <w:pPr>
        <w:pStyle w:val="Heading1"/>
      </w:pPr>
      <w:r>
        <w:t>1. Document Management</w:t>
      </w:r>
    </w:p>
    <w:p>
      <w:pPr>
        <w:pStyle w:val="ListBullet"/>
      </w:pPr>
      <w:r>
        <w:t>Document title: Quarterly Business Review – FY2026</w:t>
      </w:r>
    </w:p>
    <w:p>
      <w:pPr>
        <w:pStyle w:val="ListBullet"/>
      </w:pPr>
      <w:r>
        <w:t>Author: Test User</w:t>
      </w:r>
    </w:p>
    <w:p>
      <w:pPr>
        <w:pStyle w:val="ListBullet"/>
      </w:pPr>
      <w:r>
        <w:t>Status: Draft → Review → Final</w:t>
      </w:r>
    </w:p>
    <w:p>
      <w:pPr>
        <w:pStyle w:val="ListBullet"/>
      </w:pPr>
      <w:r>
        <w:t>Suggested filename: QBR_FY2026_Test.docx</w:t>
      </w:r>
    </w:p>
    <w:p>
      <w:pPr>
        <w:pStyle w:val="ListBullet"/>
      </w:pPr>
      <w:r>
        <w:t>Test New, Open, Save, Save As, AutoSave, Recent Documents, Print Preview, Export PDF, Properties, and Read-only mode.</w:t>
      </w:r>
    </w:p>
    <w:p>
      <w:pPr>
        <w:pStyle w:val="ListBullet"/>
      </w:pPr>
      <w:r>
        <w:t>Test password protection and recovery/error behavior.</w:t>
      </w:r>
    </w:p>
    <w:p>
      <w:pPr>
        <w:pStyle w:val="Heading1"/>
      </w:pPr>
      <w:r>
        <w:t>2. Text Editing</w:t>
      </w:r>
    </w:p>
    <w:p>
      <w:r>
        <w:t>Edit this sentence: The quick brown fox jumps over the lazy dog.</w:t>
      </w:r>
    </w:p>
    <w:p>
      <w:r>
        <w:t>Test typing, delete, backspace, select word/paragraph, copy, cut, paste, paste special, drag-and-drop, undo, redo, keyboard navigation, and line/page breaks.</w:t>
      </w:r>
    </w:p>
    <w:p>
      <w:r>
        <w:t>Manual line break test</w:t>
      </w:r>
      <w:r>
        <w:br/>
      </w:r>
      <w:r>
        <w:t>Second line after manual break.</w:t>
      </w:r>
    </w:p>
    <w:p>
      <w:r>
        <w:t>Page break test follows this paragraph.</w:t>
      </w:r>
    </w:p>
    <w:p>
      <w:r>
        <w:br w:type="page"/>
      </w:r>
    </w:p>
    <w:p>
      <w:pPr>
        <w:pStyle w:val="Heading1"/>
      </w:pPr>
      <w:r>
        <w:t>3. Character Formatting</w:t>
      </w:r>
    </w:p>
    <w:p>
      <w:r>
        <w:rPr>
          <w:b/>
        </w:rPr>
        <w:t>Bold</w:t>
      </w:r>
      <w:r>
        <w:rPr>
          <w:i/>
        </w:rPr>
        <w:t xml:space="preserve"> | Italic</w:t>
      </w:r>
      <w:r>
        <w:rPr>
          <w:u w:val="single"/>
        </w:rPr>
        <w:t xml:space="preserve"> | Underline</w:t>
      </w:r>
      <w:r>
        <w:t xml:space="preserve"> | Strike</w:t>
      </w:r>
      <w:r>
        <w:t xml:space="preserve"> | Superscript</w:t>
      </w:r>
      <w:r>
        <w:t xml:space="preserve"> | Subscript</w:t>
      </w:r>
    </w:p>
    <w:p>
      <w:r>
        <w:rPr>
          <w:sz w:val="40"/>
        </w:rPr>
        <w:t xml:space="preserve">Font size 20 • </w:t>
      </w:r>
      <w:r>
        <w:rPr>
          <w:sz w:val="16"/>
        </w:rPr>
        <w:t xml:space="preserve">Small 8 • </w:t>
      </w:r>
      <w:r>
        <w:rPr>
          <w:caps/>
        </w:rPr>
        <w:t xml:space="preserve">ALL CAPS • </w:t>
      </w:r>
      <w:r>
        <w:rPr>
          <w:smallCaps/>
        </w:rPr>
        <w:t>Small Caps</w:t>
      </w:r>
    </w:p>
    <w:p>
      <w:r>
        <w:t>Highlight test: IMPORTANT TEXT MUST BE EASY TO FIND.</w:t>
      </w:r>
    </w:p>
    <w:p>
      <w:r>
        <w:t>Typography test: office efficient affinity — ligature/shaping candidates.</w:t>
      </w:r>
    </w:p>
    <w:p>
      <w:pPr>
        <w:pStyle w:val="Heading1"/>
      </w:pPr>
      <w:r>
        <w:t>4. Paragraph Formatting</w:t>
      </w:r>
    </w:p>
    <w:p>
      <w:pPr>
        <w:spacing w:after="160" w:line="276" w:lineRule="auto"/>
        <w:jc w:val="left"/>
      </w:pPr>
      <w:r>
        <w:t>Left-aligned paragraph.</w:t>
      </w:r>
    </w:p>
    <w:p>
      <w:pPr>
        <w:spacing w:after="160" w:line="276" w:lineRule="auto"/>
        <w:jc w:val="center"/>
      </w:pPr>
      <w:r>
        <w:t>Centered paragraph.</w:t>
      </w:r>
    </w:p>
    <w:p>
      <w:pPr>
        <w:spacing w:after="160" w:line="276" w:lineRule="auto"/>
        <w:jc w:val="right"/>
      </w:pPr>
      <w:r>
        <w:t>Right-aligned paragraph.</w:t>
      </w:r>
    </w:p>
    <w:p>
      <w:pPr>
        <w:spacing w:after="160" w:line="276" w:lineRule="auto"/>
        <w:jc w:val="both"/>
      </w:pPr>
      <w:r>
        <w:t>Justified paragraph with enough text to exercise line spacing, justification, indentation, wrapping, and pagination across multiple lines.</w:t>
      </w:r>
    </w:p>
    <w:p>
      <w:pPr>
        <w:ind w:left="576" w:firstLine="432"/>
      </w:pPr>
      <w:r>
        <w:t>Indentation test: first-line and hanging-indent behavior.</w:t>
      </w:r>
    </w:p>
    <w:p>
      <w:r>
        <w:t>Tabs test: Name</w:t>
        <w:tab/>
        <w:t>Department</w:t>
        <w:tab/>
        <w:t>Status</w:t>
        <w:tab/>
        <w:t>Owner</w:t>
      </w:r>
    </w:p>
    <w:p>
      <w:pPr>
        <w:pStyle w:val="Heading1"/>
      </w:pPr>
      <w:r>
        <w:t>5. Lists</w:t>
      </w:r>
    </w:p>
    <w:p>
      <w:r>
        <w:t>Bulleted list</w:t>
      </w:r>
    </w:p>
    <w:p>
      <w:pPr>
        <w:pStyle w:val="ListBullet"/>
      </w:pPr>
      <w:r>
        <w:t>Planning</w:t>
      </w:r>
    </w:p>
    <w:p>
      <w:pPr>
        <w:pStyle w:val="ListBullet"/>
      </w:pPr>
      <w:r>
        <w:t>Design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Testing</w:t>
      </w:r>
    </w:p>
    <w:p>
      <w:r>
        <w:t>Numbered list</w:t>
      </w:r>
    </w:p>
    <w:p>
      <w:pPr>
        <w:pStyle w:val="ListNumber"/>
      </w:pPr>
      <w:r>
        <w:t>Requirement analysis</w:t>
      </w:r>
    </w:p>
    <w:p>
      <w:pPr>
        <w:pStyle w:val="ListNumber"/>
      </w:pPr>
      <w:r>
        <w:t>Prototype</w:t>
      </w:r>
    </w:p>
    <w:p>
      <w:pPr>
        <w:pStyle w:val="ListNumber"/>
      </w:pPr>
      <w:r>
        <w:t>Development</w:t>
      </w:r>
    </w:p>
    <w:p>
      <w:pPr>
        <w:pStyle w:val="ListNumber"/>
      </w:pPr>
      <w:r>
        <w:t>Validation</w:t>
      </w:r>
    </w:p>
    <w:p>
      <w:r>
        <w:t>Nested list</w:t>
      </w:r>
    </w:p>
    <w:p>
      <w:pPr>
        <w:pStyle w:val="ListBullet"/>
      </w:pPr>
      <w:r>
        <w:t>Product</w:t>
      </w:r>
    </w:p>
    <w:p>
      <w:pPr>
        <w:pStyle w:val="ListBullet"/>
      </w:pPr>
      <w:r>
        <w:t>Engineering</w:t>
      </w:r>
    </w:p>
    <w:p>
      <w:pPr>
        <w:pStyle w:val="ListBullet"/>
      </w:pPr>
      <w:r>
        <w:t>QA</w:t>
      </w:r>
    </w:p>
    <w:p>
      <w:pPr>
        <w:pStyle w:val="ListBullet"/>
      </w:pPr>
      <w:r>
        <w:t>Operations</w:t>
      </w:r>
    </w:p>
    <w:p>
      <w:pPr>
        <w:pStyle w:val="ListBullet2"/>
      </w:pPr>
      <w:r>
        <w:t>Desktop</w:t>
      </w:r>
    </w:p>
    <w:p>
      <w:pPr>
        <w:pStyle w:val="ListBullet2"/>
      </w:pPr>
      <w:r>
        <w:t>Mobile</w:t>
      </w:r>
    </w:p>
    <w:p>
      <w:pPr>
        <w:pStyle w:val="ListBullet2"/>
      </w:pPr>
      <w:r>
        <w:t>Web</w:t>
      </w:r>
    </w:p>
    <w:p>
      <w:pPr>
        <w:pStyle w:val="Heading1"/>
      </w:pPr>
      <w:r>
        <w:t>6. Styles</w:t>
      </w:r>
    </w:p>
    <w:p>
      <w:pPr>
        <w:pStyle w:val="Heading2"/>
      </w:pPr>
      <w:r>
        <w:t>Heading Style Test</w:t>
      </w:r>
    </w:p>
    <w:p>
      <w:r>
        <w:t>Normal style paragraph. This text should inherit the Normal style.</w:t>
      </w:r>
    </w:p>
    <w:p>
      <w:pPr>
        <w:pStyle w:val="Quote"/>
      </w:pPr>
      <w:r>
        <w:t>Quote style test: “Good documents are structured so readers can understand them quickly.”</w:t>
      </w:r>
    </w:p>
    <w:p>
      <w:pPr>
        <w:pStyle w:val="TestHeading"/>
      </w:pPr>
      <w:r>
        <w:t>Custom Test Heading</w:t>
      </w:r>
    </w:p>
    <w:p>
      <w:pPr>
        <w:pStyle w:val="TestSubheading"/>
      </w:pPr>
      <w:r>
        <w:t>Custom Test Subheading</w:t>
      </w:r>
    </w:p>
    <w:p>
      <w:pPr>
        <w:pStyle w:val="Heading1"/>
      </w:pPr>
      <w:r>
        <w:t>7. Page Layout</w:t>
      </w:r>
    </w:p>
    <w:p>
      <w:pPr>
        <w:pStyle w:val="ListBullet"/>
      </w:pPr>
      <w:r>
        <w:t>Test A4 and Letter page sizes.</w:t>
      </w:r>
    </w:p>
    <w:p>
      <w:pPr>
        <w:pStyle w:val="ListBullet"/>
      </w:pPr>
      <w:r>
        <w:t>Test portrait and landscape orientation.</w:t>
      </w:r>
    </w:p>
    <w:p>
      <w:pPr>
        <w:pStyle w:val="ListBullet"/>
      </w:pPr>
      <w:r>
        <w:t>Test Normal, Narrow, and custom margins.</w:t>
      </w:r>
    </w:p>
    <w:p>
      <w:pPr>
        <w:pStyle w:val="ListBullet"/>
      </w:pPr>
      <w:r>
        <w:t>Test one-, two-, and three-column layouts.</w:t>
      </w:r>
    </w:p>
    <w:p>
      <w:pPr>
        <w:pStyle w:val="ListBullet"/>
      </w:pPr>
      <w:r>
        <w:t>Test page breaks and section breaks.</w:t>
      </w:r>
    </w:p>
    <w:p>
      <w:pPr>
        <w:pStyle w:val="ListBullet"/>
      </w:pPr>
      <w:r>
        <w:t>Test page color, border, and watermark.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LANDSCAPE SECTION TEST</w:t>
      </w:r>
    </w:p>
    <w:p>
      <w:r>
        <w:t>This section intentionally uses landscape orientation. Verify content, margins, header/footer, and pagination.</w:t>
      </w:r>
    </w:p>
    <w:p>
      <w:pPr>
        <w:sectPr>
          <w:pgSz w:w="15840" w:h="12240" w:orient="landscape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8. Headers &amp; Footers</w:t>
      </w:r>
    </w:p>
    <w:p>
      <w:r>
        <w:t>Test document title in header, page number field in footer, different first page, odd/even headers, section-specific headers, date/time, and page numbering formats.</w:t>
      </w:r>
    </w:p>
    <w:p>
      <w:pPr>
        <w:pStyle w:val="Heading1"/>
      </w:pPr>
      <w:r>
        <w:t>9.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Item</w:t>
            </w:r>
          </w:p>
        </w:tc>
        <w:tc>
          <w:tcPr>
            <w:tcW w:type="dxa" w:w="1987"/>
          </w:tcPr>
          <w:p>
            <w:r>
              <w:t>Qty</w:t>
            </w:r>
          </w:p>
        </w:tc>
        <w:tc>
          <w:tcPr>
            <w:tcW w:type="dxa" w:w="1987"/>
          </w:tcPr>
          <w:p>
            <w:r>
              <w:t>Unit Price</w:t>
            </w:r>
          </w:p>
        </w:tc>
        <w:tc>
          <w:tcPr>
            <w:tcW w:type="dxa" w:w="1987"/>
          </w:tcPr>
          <w:p>
            <w:r>
              <w:t>Tax</w:t>
            </w:r>
          </w:p>
        </w:tc>
        <w:tc>
          <w:tcPr>
            <w:tcW w:type="dxa" w:w="1987"/>
          </w:tcPr>
          <w:p>
            <w:r>
              <w:t>Total</w:t>
            </w:r>
          </w:p>
        </w:tc>
      </w:tr>
      <w:tr>
        <w:tc>
          <w:tcPr>
            <w:tcW w:type="dxa" w:w="1987"/>
          </w:tcPr>
          <w:p>
            <w:r>
              <w:t>Laptop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₹75,000</w:t>
            </w:r>
          </w:p>
        </w:tc>
        <w:tc>
          <w:tcPr>
            <w:tcW w:type="dxa" w:w="1987"/>
          </w:tcPr>
          <w:p>
            <w:r>
              <w:t>18%</w:t>
            </w:r>
          </w:p>
        </w:tc>
        <w:tc>
          <w:tcPr>
            <w:tcW w:type="dxa" w:w="1987"/>
          </w:tcPr>
          <w:p>
            <w:r>
              <w:t>₹2,65,500</w:t>
            </w:r>
          </w:p>
        </w:tc>
      </w:tr>
      <w:tr>
        <w:tc>
          <w:tcPr>
            <w:tcW w:type="dxa" w:w="1987"/>
          </w:tcPr>
          <w:p>
            <w:r>
              <w:t>Monitor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₹18,000</w:t>
            </w:r>
          </w:p>
        </w:tc>
        <w:tc>
          <w:tcPr>
            <w:tcW w:type="dxa" w:w="1987"/>
          </w:tcPr>
          <w:p>
            <w:r>
              <w:t>18%</w:t>
            </w:r>
          </w:p>
        </w:tc>
        <w:tc>
          <w:tcPr>
            <w:tcW w:type="dxa" w:w="1987"/>
          </w:tcPr>
          <w:p>
            <w:r>
              <w:t>₹1,27,440</w:t>
            </w:r>
          </w:p>
        </w:tc>
      </w:tr>
      <w:tr>
        <w:tc>
          <w:tcPr>
            <w:tcW w:type="dxa" w:w="1987"/>
          </w:tcPr>
          <w:p>
            <w:r>
              <w:t>Keyboard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₹2,500</w:t>
            </w:r>
          </w:p>
        </w:tc>
        <w:tc>
          <w:tcPr>
            <w:tcW w:type="dxa" w:w="1987"/>
          </w:tcPr>
          <w:p>
            <w:r>
              <w:t>18%</w:t>
            </w:r>
          </w:p>
        </w:tc>
        <w:tc>
          <w:tcPr>
            <w:tcW w:type="dxa" w:w="1987"/>
          </w:tcPr>
          <w:p>
            <w:r>
              <w:t>₹17,700</w:t>
            </w:r>
          </w:p>
        </w:tc>
      </w:tr>
    </w:tbl>
    <w:p>
      <w:r>
        <w:t>Test merge/split cells, row/column resizing, borders, shading, alignment, sorting, nested tables, and formulas.</w:t>
      </w:r>
    </w:p>
    <w:p>
      <w:pPr>
        <w:pStyle w:val="Heading1"/>
      </w:pPr>
      <w:r>
        <w:t>10. Images</w:t>
      </w:r>
    </w:p>
    <w:p>
      <w:r>
        <w:t>IMAGE TEST AREA — insert PNG, JPEG, SVG and high-resolution images here. Test crop, resize, rotate, compression, transparency, caption, anchor, and wrapping modes.</w:t>
      </w:r>
    </w:p>
    <w:p>
      <w:pPr>
        <w:jc w:val="center"/>
      </w:pPr>
      <w:r>
        <w:drawing>
          <wp:inline distT="0" distB="0" distL="0" distR="0">
            <wp:extent cx="914400" cy="457200"/>
            <wp:docPr id="100" name="FeatureFixture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Sample image caption.</w:t>
      </w:r>
    </w:p>
    <w:p>
      <w:pPr>
        <w:pStyle w:val="Heading1"/>
      </w:pPr>
      <w:r>
        <w:t>11. Shapes</w:t>
      </w:r>
    </w:p>
    <w:p>
      <w:r>
        <w:t>SHAPE TEST AREA: Insert rectangle, circle, line, arrow, callout, freeform shape, and text box. Test fill, outline, rotation, grouping, alignment, layering, and wrapping.</w:t>
      </w:r>
    </w:p>
    <w:p>
      <w:r>
        <w:drawing>
          <wp:inline distT="0" distB="0" distL="0" distR="0">
            <wp:extent cx="1828800" cy="914400"/>
            <wp:docPr id="42" name="BlueRectangle"/>
            <a:graphic xmlns:a="http://schemas.openxmlformats.org/drawingml/2006/main">
              <a:graphicData uri="http://schemas.microsoft.com/office/word/2010/wordprocessingShape">
                <wps:wsp>
                  <wps:cNvPr id="42" name="BlueRectangle"/>
                </wps:wsp>
              </a:graphicData>
            </a:graphic>
          </wp:inline>
        </w:drawing>
      </w:r>
    </w:p>
    <w:p>
      <w:pPr>
        <w:pStyle w:val="Heading1"/>
      </w:pPr>
      <w:r>
        <w:t>12. Smart Objects / SmartArt</w:t>
      </w:r>
    </w:p>
    <w:p>
      <w:r>
        <w:t>Process: Requirement → Design → Build → Test → Release</w:t>
      </w:r>
    </w:p>
    <w:p>
      <w:r>
        <w:t>Hierarchy: CEO → Product → Engineering → QA</w:t>
      </w:r>
    </w:p>
    <w:p>
      <w:r>
        <w:drawing>
          <wp:inline distT="0" distB="0" distL="0" distR="0">
            <wp:extent cx="5486400" cy="2743200"/>
            <wp:docPr id="2" name="SmartArt Diagram"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r:dm="rId12" r:lo="rId13"/>
              </a:graphicData>
            </a:graphic>
          </wp:inline>
        </w:drawing>
      </w:r>
    </w:p>
    <w:p>
      <w:pPr>
        <w:pStyle w:val="Heading1"/>
      </w:pPr>
      <w:r>
        <w:t>13.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Quarter</w:t>
            </w:r>
          </w:p>
        </w:tc>
        <w:tc>
          <w:tcPr>
            <w:tcW w:type="dxa" w:w="2484"/>
          </w:tcPr>
          <w:p>
            <w:r>
              <w:t>Revenue</w:t>
            </w:r>
          </w:p>
        </w:tc>
        <w:tc>
          <w:tcPr>
            <w:tcW w:type="dxa" w:w="2484"/>
          </w:tcPr>
          <w:p>
            <w:r>
              <w:t>Cost</w:t>
            </w:r>
          </w:p>
        </w:tc>
        <w:tc>
          <w:tcPr>
            <w:tcW w:type="dxa" w:w="2484"/>
          </w:tcPr>
          <w:p>
            <w:r>
              <w:t>Profit</w:t>
            </w:r>
          </w:p>
        </w:tc>
      </w:tr>
      <w:tr>
        <w:tc>
          <w:tcPr>
            <w:tcW w:type="dxa" w:w="2484"/>
          </w:tcPr>
          <w:p>
            <w:r>
              <w:t>Q1</w:t>
            </w:r>
          </w:p>
        </w:tc>
        <w:tc>
          <w:tcPr>
            <w:tcW w:type="dxa" w:w="2484"/>
          </w:tcPr>
          <w:p>
            <w:r>
              <w:t>120</w:t>
            </w:r>
          </w:p>
        </w:tc>
        <w:tc>
          <w:tcPr>
            <w:tcW w:type="dxa" w:w="2484"/>
          </w:tcPr>
          <w:p>
            <w:r>
              <w:t>80</w:t>
            </w:r>
          </w:p>
        </w:tc>
        <w:tc>
          <w:tcPr>
            <w:tcW w:type="dxa" w:w="2484"/>
          </w:tcPr>
          <w:p>
            <w:r>
              <w:t>40</w:t>
            </w:r>
          </w:p>
        </w:tc>
      </w:tr>
      <w:tr>
        <w:tc>
          <w:tcPr>
            <w:tcW w:type="dxa" w:w="2484"/>
          </w:tcPr>
          <w:p>
            <w:r>
              <w:t>Q2</w:t>
            </w:r>
          </w:p>
        </w:tc>
        <w:tc>
          <w:tcPr>
            <w:tcW w:type="dxa" w:w="2484"/>
          </w:tcPr>
          <w:p>
            <w:r>
              <w:t>150</w:t>
            </w:r>
          </w:p>
        </w:tc>
        <w:tc>
          <w:tcPr>
            <w:tcW w:type="dxa" w:w="2484"/>
          </w:tcPr>
          <w:p>
            <w:r>
              <w:t>92</w:t>
            </w:r>
          </w:p>
        </w:tc>
        <w:tc>
          <w:tcPr>
            <w:tcW w:type="dxa" w:w="2484"/>
          </w:tcPr>
          <w:p>
            <w:r>
              <w:t>58</w:t>
            </w:r>
          </w:p>
        </w:tc>
      </w:tr>
      <w:tr>
        <w:tc>
          <w:tcPr>
            <w:tcW w:type="dxa" w:w="2484"/>
          </w:tcPr>
          <w:p>
            <w:r>
              <w:t>Q3</w:t>
            </w:r>
          </w:p>
        </w:tc>
        <w:tc>
          <w:tcPr>
            <w:tcW w:type="dxa" w:w="2484"/>
          </w:tcPr>
          <w:p>
            <w:r>
              <w:t>180</w:t>
            </w:r>
          </w:p>
        </w:tc>
        <w:tc>
          <w:tcPr>
            <w:tcW w:type="dxa" w:w="2484"/>
          </w:tcPr>
          <w:p>
            <w:r>
              <w:t>105</w:t>
            </w:r>
          </w:p>
        </w:tc>
        <w:tc>
          <w:tcPr>
            <w:tcW w:type="dxa" w:w="2484"/>
          </w:tcPr>
          <w:p>
            <w:r>
              <w:t>75</w:t>
            </w:r>
          </w:p>
        </w:tc>
      </w:tr>
      <w:tr>
        <w:tc>
          <w:tcPr>
            <w:tcW w:type="dxa" w:w="2484"/>
          </w:tcPr>
          <w:p>
            <w:r>
              <w:t>Q4</w:t>
            </w:r>
          </w:p>
        </w:tc>
        <w:tc>
          <w:tcPr>
            <w:tcW w:type="dxa" w:w="2484"/>
          </w:tcPr>
          <w:p>
            <w:r>
              <w:t>210</w:t>
            </w:r>
          </w:p>
        </w:tc>
        <w:tc>
          <w:tcPr>
            <w:tcW w:type="dxa" w:w="2484"/>
          </w:tcPr>
          <w:p>
            <w:r>
              <w:t>118</w:t>
            </w:r>
          </w:p>
        </w:tc>
        <w:tc>
          <w:tcPr>
            <w:tcW w:type="dxa" w:w="2484"/>
          </w:tcPr>
          <w:p>
            <w:r>
              <w:t>92</w:t>
            </w:r>
          </w:p>
        </w:tc>
      </w:tr>
    </w:tbl>
    <w:p>
      <w:r>
        <w:drawing>
          <wp:inline distT="0" distB="0" distL="0" distR="0">
            <wp:extent cx="5486400" cy="2743200"/>
            <wp:docPr id="3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Style w:val="Heading1"/>
      </w:pPr>
      <w:r>
        <w:t>14. Equations</w:t>
      </w:r>
    </w:p>
    <w:p>
      <w:r>
        <w:t>Before </w:t>
      </w:r>
      <m:oMath>
        <m:r>
          <m:t>OMML_FEATURE_FIXTURE</m:t>
        </m:r>
      </m:oMath>
      <w:r>
        <w:t> after (E = mc² preview)</w:t>
      </w:r>
    </w:p>
    <w:p>
      <w:r>
        <w:t>a² + b² = c²</w:t>
      </w:r>
    </w:p>
    <w:p>
      <w:r>
        <w:t>x = (−b ± √(b² − 4ac)) / 2a</w:t>
      </w:r>
    </w:p>
    <w:p>
      <w:r>
        <w:t>∑ᵢ₌₁ⁿ i = n(n + 1) / 2</w:t>
      </w:r>
    </w:p>
    <w:p>
      <w:r>
        <w:t>∫₀¹ x² dx = 1/3</w:t>
      </w:r>
    </w:p>
    <w:p>
      <w:r>
        <w:t>Test equation editor, fractions, roots, integrals, matrices, Greek letters, and LaTeX input.</w:t>
      </w:r>
    </w:p>
    <w:p>
      <w:pPr>
        <w:pStyle w:val="Heading1"/>
      </w:pPr>
      <w:r>
        <w:t>15. Symbols</w:t>
      </w:r>
    </w:p>
    <w:p>
      <w:r>
        <w:t>© ® ™ § ¶ ± × ÷ ≤ ≥ ≠ ≈ ∞ √ ∑ ∫ → ← ↔ ★ ✓ ✕ € £ $ ₹ ¥</w:t>
      </w:r>
    </w:p>
    <w:p>
      <w:r>
        <w:t>Unicode/emoji: 😀 🚀 ✅ 📄 🌍 中文 العربية हिन्दी ಕನ್ನಡ</w:t>
      </w:r>
    </w:p>
    <w:p>
      <w:pPr>
        <w:pStyle w:val="Heading1"/>
      </w:pPr>
      <w:r>
        <w:t>16. References</w:t>
      </w:r>
    </w:p>
    <w:p>
      <w:r>
        <w:t>Footnote test sentence: This sentence should receive a footnote marker</w:t>
      </w:r>
      <w:r>
        <w:footnoteReference w:id="1"/>
      </w:r>
      <w:r>
        <w:t> and footnote content.</w:t>
      </w:r>
    </w:p>
    <w:p>
      <w:r>
        <w:t>Cross-reference target: Section 16 – References</w:t>
      </w:r>
    </w:p>
    <w:p>
      <w:r>
        <w:t>Bibliography sample: </w:t>
      </w:r>
      <w:fldSimple w:instr=" CITATION Smith2020 \l 1033 ">
        <w:r>
          <w:t>(Smith, 2020)</w:t>
        </w:r>
      </w:fldSimple>
    </w:p>
    <w:p>
      <w:pPr>
        <w:pStyle w:val="ListBullet"/>
      </w:pPr>
      <w:r>
        <w:t>Author, A. (2025). Modern Document Engineering. Example Press.</w:t>
      </w:r>
    </w:p>
    <w:p>
      <w:pPr>
        <w:pStyle w:val="ListBullet"/>
      </w:pPr>
      <w:r>
        <w:t>Author, B. (2026). AI-Assisted Writing Systems. Example Journal, 12(3), 10–25.</w:t>
      </w:r>
    </w:p>
    <w:p>
      <w:r>
        <w:t>Test Table of Contents, footnotes, endnotes, citations, bibliography, index, bookmarks, and cross-references.</w:t>
      </w:r>
    </w:p>
    <w:p>
      <w:pPr>
        <w:pStyle w:val="Heading1"/>
      </w:pPr>
      <w:r>
        <w:t>17. Review</w:t>
      </w:r>
    </w:p>
    <w:p>
      <w:ins w:id="1" w:author="Fixture Author" w:date="2026-01-01T00:00:00Z">
        <w:r>
          <w:t>Added revision. </w:t>
        </w:r>
      </w:ins>
      <w:del w:id="2" w:author="Fixture Author" w:date="2026-01-01T00:00:00Z">
        <w:r>
          <w:t>removed </w:t>
        </w:r>
      </w:del>
      <w:r>
        <w:t>Track Changes test sentence: Original wording should be modified, deleted, and replaced while revisions remain visible.</w:t>
      </w:r>
    </w:p>
    <w:p>
      <w:r>
        <w:t>Comment test: Select this sentence</w:t>
      </w:r>
      <w:r>
        <w:commentReference w:id="1"/>
      </w:r>
      <w:r>
        <w:t> and add a comment such as “Please verify this figure.”</w:t>
      </w:r>
    </w:p>
    <w:p>
      <w:r>
        <w:t>Compare test: Duplicate this document, modify several paragraphs, then compare the two versions.</w:t>
      </w:r>
    </w:p>
    <w:p>
      <w:r>
        <w:t>Accept/reject test: Insert, delete, and format content, then accept and reject changes.</w:t>
      </w:r>
    </w:p>
    <w:p>
      <w:pPr>
        <w:pStyle w:val="Heading1"/>
      </w:pPr>
      <w:r>
        <w:t>18. Search</w:t>
      </w:r>
    </w:p>
    <w:p>
      <w:r>
        <w:t>Search target: PROJECT-ALPHA-2026 appears here.</w:t>
      </w:r>
    </w:p>
    <w:p>
      <w:r>
        <w:t>Search target: project-alpha-2026 appears here.</w:t>
      </w:r>
    </w:p>
    <w:p>
      <w:r>
        <w:t>Search target: Project Alpha 2026 appears here.</w:t>
      </w:r>
    </w:p>
    <w:p>
      <w:r>
        <w:t>Replace target: CUSTOMER_NAME should be replaced.</w:t>
      </w:r>
    </w:p>
    <w:p>
      <w:r>
        <w:t>Wildcard candidates: INV-0001, INV-0002, INV-0003.</w:t>
      </w:r>
    </w:p>
    <w:p>
      <w:r>
        <w:t>Test Find, Replace, Replace All, case sensitivity, whole-word matching, formatting search, and wildcard/regex support where available.</w:t>
      </w:r>
    </w:p>
    <w:p>
      <w:pPr>
        <w:pStyle w:val="Heading1"/>
      </w:pPr>
      <w:r>
        <w:t>19. Navigation</w:t>
      </w:r>
    </w:p>
    <w:p>
      <w:r>
        <w:t>Use the Navigation Pane to find headings and pages.</w:t>
      </w:r>
    </w:p>
    <w:p>
      <w:r>
        <w:t>Bookmark Target: </w:t>
      </w:r>
      <w:bookmarkStart w:id="42" w:name="IMPORTANT_BOOKMARK"/>
      <w:r>
        <w:t>IMPORTANT_BOOKMARK</w:t>
      </w:r>
      <w:bookmarkEnd w:id="42"/>
    </w:p>
    <w:p xmlns:r="http://schemas.openxmlformats.org/officeDocument/2006/relationships">
      <w:r>
        <w:t>Hyperlink Target: </w:t>
      </w:r>
      <w:hyperlink r:id="rId16">
        <w:r>
          <w:t>https://example.com</w:t>
        </w:r>
      </w:hyperlink>
    </w:p>
    <w:p>
      <w:r>
        <w:t>Test Go To Page, headings/outline view, bookmarks, hyperlinks, thumbnails, and document map.</w:t>
      </w:r>
    </w:p>
    <w:p>
      <w:pPr>
        <w:pStyle w:val="Heading1"/>
      </w:pPr>
      <w:r>
        <w:t>20. COLLABORATION – EXCLUDED</w:t>
      </w:r>
    </w:p>
    <w:p>
      <w:pPr>
        <w:pStyle w:val="IntenseQuote"/>
      </w:pPr>
      <w:r>
        <w:t>Intentionally excluded from this test document at the user's request.</w:t>
      </w:r>
    </w:p>
    <w:p>
      <w:pPr>
        <w:pStyle w:val="Heading1"/>
      </w:pPr>
      <w:r>
        <w:t>21. Security</w:t>
      </w:r>
    </w:p>
    <w:p>
      <w:pPr>
        <w:pStyle w:val="ListBullet"/>
      </w:pPr>
      <w:r>
        <w:t>Password-open test.</w:t>
      </w:r>
    </w:p>
    <w:p>
      <w:pPr>
        <w:pStyle w:val="ListBullet"/>
      </w:pPr>
      <w:r>
        <w:t>Password-modify test.</w:t>
      </w:r>
    </w:p>
    <w:p>
      <w:pPr>
        <w:pStyle w:val="ListBullet"/>
      </w:pPr>
      <w:r>
        <w:t>Read-only test.</w:t>
      </w:r>
    </w:p>
    <w:p>
      <w:pPr>
        <w:pStyle w:val="ListBullet"/>
      </w:pPr>
      <w:r>
        <w:t>Digital signature test.</w:t>
      </w:r>
    </w:p>
    <w:p>
      <w:pPr>
        <w:pStyle w:val="ListBullet"/>
      </w:pPr>
      <w:r>
        <w:t>Inspect and edit metadata: author, title, subject, keywords, revision information.</w:t>
      </w:r>
    </w:p>
    <w:p>
      <w:pPr>
        <w:pStyle w:val="ListBullet"/>
      </w:pPr>
      <w:r>
        <w:t>Remove comments, revisions, hidden text, and metadata where supported.</w:t>
      </w:r>
    </w:p>
    <w:p>
      <w:pPr>
        <w:pStyle w:val="ListBullet"/>
      </w:pPr>
      <w:r>
        <w:t>Verify encrypted DOCX cannot be opened without the password.</w:t>
      </w:r>
    </w:p>
    <w:p>
      <w:pPr>
        <w:pStyle w:val="Heading1"/>
      </w:pPr>
      <w:r>
        <w:t>22. File Formats</w:t>
      </w:r>
    </w:p>
    <w:p>
      <w:pPr>
        <w:pStyle w:val="ListBullet"/>
      </w:pPr>
      <w:r>
        <w:t>Import: DOCX, DOC, RTF, TXT, ODT, HTML, Markdown.</w:t>
      </w:r>
    </w:p>
    <w:p>
      <w:pPr>
        <w:pStyle w:val="ListBullet"/>
      </w:pPr>
      <w:r>
        <w:t>Export: DOCX, PDF, ODT, HTML, TXT, Markdown.</w:t>
      </w:r>
    </w:p>
    <w:p>
      <w:pPr>
        <w:pStyle w:val="ListBullet"/>
      </w:pPr>
      <w:r>
        <w:t>Round-trip: open → edit → save → reopen → compare.</w:t>
      </w:r>
    </w:p>
    <w:p>
      <w:pPr>
        <w:pStyle w:val="ListBullet"/>
      </w:pPr>
      <w:r>
        <w:t>Preserve embedded media and objects.</w:t>
      </w:r>
    </w:p>
    <w:p>
      <w:pPr>
        <w:pStyle w:val="ListBullet"/>
      </w:pPr>
      <w:r>
        <w:t>Preserve styles, tables, headers, footers, numbering, and page breaks.</w:t>
      </w:r>
    </w:p>
    <w:p>
      <w:pPr>
        <w:pStyle w:val="Heading1"/>
      </w:pPr>
      <w:r>
        <w:t>23. Templates</w:t>
      </w:r>
    </w:p>
    <w:p>
      <w:pPr>
        <w:pStyle w:val="ListBullet"/>
      </w:pPr>
      <w:r>
        <w:t>Resume</w:t>
      </w:r>
    </w:p>
    <w:p>
      <w:pPr>
        <w:pStyle w:val="ListBullet"/>
      </w:pPr>
      <w:r>
        <w:t>Business proposal</w:t>
      </w:r>
    </w:p>
    <w:p>
      <w:pPr>
        <w:pStyle w:val="ListBullet"/>
      </w:pPr>
      <w:r>
        <w:t>Invoice</w:t>
      </w:r>
    </w:p>
    <w:p>
      <w:pPr>
        <w:pStyle w:val="ListBullet"/>
      </w:pPr>
      <w:r>
        <w:t>Letter</w:t>
      </w:r>
    </w:p>
    <w:p>
      <w:pPr>
        <w:pStyle w:val="ListBullet"/>
      </w:pPr>
      <w:r>
        <w:t>Research paper</w:t>
      </w:r>
    </w:p>
    <w:p>
      <w:pPr>
        <w:pStyle w:val="ListBullet"/>
      </w:pPr>
      <w:r>
        <w:t>Meeting agenda</w:t>
      </w:r>
    </w:p>
    <w:p>
      <w:pPr>
        <w:pStyle w:val="ListBullet"/>
      </w:pPr>
      <w:r>
        <w:t>Project report</w:t>
      </w:r>
    </w:p>
    <w:p>
      <w:r>
        <w:t>Template placeholder test: {{NAME}}  {{DATE}}  {{COMPANY}}  {{PROJECT}}</w:t>
      </w:r>
    </w:p>
    <w:p>
      <w:r>
        <w:t>Create a new document from a template and replace the placeholders.</w:t>
      </w:r>
    </w:p>
    <w:p>
      <w:pPr>
        <w:pStyle w:val="Heading1"/>
      </w:pPr>
      <w:r>
        <w:t>24. Printing</w:t>
      </w:r>
    </w:p>
    <w:p>
      <w:pPr>
        <w:pStyle w:val="ListBullet"/>
      </w:pPr>
      <w:r>
        <w:t>Print entire document.</w:t>
      </w:r>
    </w:p>
    <w:p>
      <w:pPr>
        <w:pStyle w:val="ListBullet"/>
      </w:pPr>
      <w:r>
        <w:t>Print current page.</w:t>
      </w:r>
    </w:p>
    <w:p>
      <w:pPr>
        <w:pStyle w:val="ListBullet"/>
      </w:pPr>
      <w:r>
        <w:t>Print selected pages.</w:t>
      </w:r>
    </w:p>
    <w:p>
      <w:pPr>
        <w:pStyle w:val="ListBullet"/>
      </w:pPr>
      <w:r>
        <w:t>Multiple copies.</w:t>
      </w:r>
    </w:p>
    <w:p>
      <w:pPr>
        <w:pStyle w:val="ListBullet"/>
      </w:pPr>
      <w:r>
        <w:t>Duplex printing.</w:t>
      </w:r>
    </w:p>
    <w:p>
      <w:pPr>
        <w:pStyle w:val="ListBullet"/>
      </w:pPr>
      <w:r>
        <w:t>Multiple pages per sheet.</w:t>
      </w:r>
    </w:p>
    <w:p>
      <w:pPr>
        <w:pStyle w:val="ListBullet"/>
      </w:pPr>
      <w:r>
        <w:t>Scaling and paper-size selection.</w:t>
      </w:r>
    </w:p>
    <w:p>
      <w:pPr>
        <w:pStyle w:val="ListBullet"/>
      </w:pPr>
      <w:r>
        <w:t>Print preview must match document layout and PDF output.</w:t>
      </w:r>
    </w:p>
    <w:p>
      <w:pPr>
        <w:pStyle w:val="Heading1"/>
      </w:pPr>
      <w:r>
        <w:t>AI FEATURE TEST APPENDIX</w:t>
      </w:r>
    </w:p>
    <w:p>
      <w:r>
        <w:t>AI is included because it was explicitly requested, although the earlier numbered list placed AI beyond item 24.</w:t>
      </w:r>
    </w:p>
    <w:p>
      <w:r>
        <w:rPr>
          <w:b/>
        </w:rPr>
        <w:t xml:space="preserve">Rewrite: </w:t>
      </w:r>
      <w:r>
        <w:t>Rewrite the selected paragraph to sound more professional.</w:t>
      </w:r>
    </w:p>
    <w:p>
      <w:r>
        <w:rPr>
          <w:b/>
        </w:rPr>
        <w:t xml:space="preserve">Summarize: </w:t>
      </w:r>
      <w:r>
        <w:t>Summarize this document in five bullet points.</w:t>
      </w:r>
    </w:p>
    <w:p>
      <w:r>
        <w:rPr>
          <w:b/>
        </w:rPr>
        <w:t xml:space="preserve">Expand: </w:t>
      </w:r>
      <w:r>
        <w:t>Expand the introduction into a 250-word executive summary.</w:t>
      </w:r>
    </w:p>
    <w:p>
      <w:r>
        <w:rPr>
          <w:b/>
        </w:rPr>
        <w:t xml:space="preserve">Shorten: </w:t>
      </w:r>
      <w:r>
        <w:t>Reduce the selected text by 40% while preserving meaning.</w:t>
      </w:r>
    </w:p>
    <w:p>
      <w:r>
        <w:rPr>
          <w:b/>
        </w:rPr>
        <w:t xml:space="preserve">Translate: </w:t>
      </w:r>
      <w:r>
        <w:t>Translate the selected paragraph into Hindi.</w:t>
      </w:r>
    </w:p>
    <w:p>
      <w:r>
        <w:rPr>
          <w:b/>
        </w:rPr>
        <w:t xml:space="preserve">Grammar: </w:t>
      </w:r>
      <w:r>
        <w:t>Correct grammar and punctuation without changing meaning.</w:t>
      </w:r>
    </w:p>
    <w:p>
      <w:r>
        <w:rPr>
          <w:b/>
        </w:rPr>
        <w:t xml:space="preserve">Tone: </w:t>
      </w:r>
      <w:r>
        <w:t>Make this text more persuasive for an executive audience.</w:t>
      </w:r>
    </w:p>
    <w:p>
      <w:r>
        <w:rPr>
          <w:b/>
        </w:rPr>
        <w:t xml:space="preserve">Document Chat: </w:t>
      </w:r>
      <w:r>
        <w:t>What are the three most important decisions in this document?</w:t>
      </w:r>
    </w:p>
    <w:p>
      <w:r>
        <w:rPr>
          <w:b/>
        </w:rPr>
        <w:t xml:space="preserve">Extract: </w:t>
      </w:r>
      <w:r>
        <w:t>Extract action items and deadlines from this document.</w:t>
      </w:r>
    </w:p>
    <w:p>
      <w:r>
        <w:rPr>
          <w:b/>
        </w:rPr>
        <w:t xml:space="preserve">Generate Table: </w:t>
      </w:r>
      <w:r>
        <w:t>Create a comparison table from the information in this section.</w:t>
      </w:r>
    </w:p>
    <w:p>
      <w:r>
        <w:rPr>
          <w:b/>
        </w:rPr>
        <w:t xml:space="preserve">Create Outline: </w:t>
      </w:r>
      <w:r>
        <w:t>Generate a structured outline for this document.</w:t>
      </w:r>
    </w:p>
    <w:p>
      <w:r>
        <w:rPr>
          <w:b/>
        </w:rPr>
        <w:t xml:space="preserve">Generate Content: </w:t>
      </w:r>
      <w:r>
        <w:t>Draft a one-page executive summary based on this document.</w:t>
      </w:r>
    </w:p>
    <w:p>
      <w:pPr>
        <w:pStyle w:val="Heading1"/>
      </w:pPr>
      <w:r>
        <w:t>MACRO / AUTOMATION TEST APPENDIX</w:t>
      </w:r>
    </w:p>
    <w:p>
      <w:pPr>
        <w:pStyle w:val="ListBullet"/>
      </w:pPr>
      <w:r>
        <w:t>Automate formatting of all Heading 1 paragraphs.</w:t>
      </w:r>
    </w:p>
    <w:p>
      <w:pPr>
        <w:pStyle w:val="ListBullet"/>
      </w:pPr>
      <w:r>
        <w:t>Mail merge test using {{NAME}}, {{ADDRESS}}, {{CITY}}.</w:t>
      </w:r>
    </w:p>
    <w:p>
      <w:pPr>
        <w:pStyle w:val="ListBullet"/>
      </w:pPr>
      <w:r>
        <w:t>Automation API: open document, insert text, apply style, save, export PDF.</w:t>
      </w:r>
    </w:p>
    <w:p>
      <w:pPr>
        <w:pStyle w:val="ListBullet"/>
      </w:pPr>
      <w:r>
        <w:t>Plugin test: invoke a custom command from a toolbar or command palette.</w:t>
      </w:r>
    </w:p>
    <w:p>
      <w:pPr>
        <w:pStyle w:val="Heading1"/>
      </w:pPr>
      <w:r>
        <w:t>FINAL TEST CHECKLIST</w:t>
      </w:r>
    </w:p>
    <w:p>
      <w:r>
        <w:t>☐ Open and render without corruption</w:t>
      </w:r>
    </w:p>
    <w:p>
      <w:r>
        <w:t>☐ Save/reopen without content loss</w:t>
      </w:r>
    </w:p>
    <w:p>
      <w:r>
        <w:t>☐ DOCX round-trip preserves formatting</w:t>
      </w:r>
    </w:p>
    <w:p>
      <w:r>
        <w:t>☐ Page count remains stable</w:t>
      </w:r>
    </w:p>
    <w:p>
      <w:r>
        <w:t>☐ Tables preserve widths and merged cells</w:t>
      </w:r>
    </w:p>
    <w:p>
      <w:r>
        <w:t>☐ Images preserve position and wrapping</w:t>
      </w:r>
    </w:p>
    <w:p>
      <w:r>
        <w:t>☐ Headers/footers and page numbers work</w:t>
      </w:r>
    </w:p>
    <w:p>
      <w:r>
        <w:t>☐ Search/replace finds all targets</w:t>
      </w:r>
    </w:p>
    <w:p>
      <w:r>
        <w:t>☐ Styles and lists remain consistent</w:t>
      </w:r>
    </w:p>
    <w:p>
      <w:r>
        <w:t>☐ PDF export matches print preview</w:t>
      </w:r>
    </w:p>
    <w:p>
      <w:r>
        <w:t>☐ Track Changes/comments remain intact</w:t>
      </w:r>
    </w:p>
    <w:p>
      <w:r>
        <w:t>☐ Unicode and complex-script text render correctly</w:t>
      </w:r>
    </w:p>
    <w:p>
      <w:r>
        <w:t>☐ AI actions operate on selected text/document context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bibliography.xml><?xml version="1.0" encoding="utf-8"?>
<b:Sources xmlns:b="http://schemas.openxmlformats.org/officeDocument/2006/bibliography">
  <b:Source>
    <b:Tag>Smith2020</b:Tag>
    <b:Author>
      <b:Author>
        <b:NameList>
          <b:Person>
            <b:Last>Smith</b:Last>
            <b:First>John</b:First>
          </b:Person>
        </b:NameList>
      </b:Author>
    </b:Author>
    <b:Title>Example Research</b:Title>
    <b:Year>2020</b:Year>
  </b:Source>
</b:Sources>
</file>

<file path=word/comments.xml><?xml version="1.0" encoding="utf-8"?>
<w:comments xmlns:w="http://schemas.openxmlformats.org/wordprocessingml/2006/main">
  <w:comment w:id="1" w:author="Fixture Reviewer" w:date="2026-01-01T00:00:00Z" w:initials="FR">
    <w:p>
      <w:r>
        <w:t>Please verify this figure.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Feature Test Document • Page </w:t>
    </w:r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Fixture footnote body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WORD-COMPATIBLE FEATURE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Heading">
    <w:name w:val="Test Heading"/>
    <w:rPr>
      <w:rFonts w:ascii="Aptos" w:hAnsi="Aptos"/>
      <w:b/>
      <w:sz w:val="32"/>
    </w:rPr>
  </w:style>
  <w:style w:type="paragraph" w:customStyle="1" w:styleId="TestSubheading">
    <w:name w:val="Test Subheading"/>
    <w:rPr>
      <w:rFonts w:ascii="Aptos" w:hAnsi="Aptos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chart" Target="charts/chart1.xml"/><Relationship Id="rId15" Type="http://schemas.openxmlformats.org/officeDocument/2006/relationships/footnotes" Target="footnotes.xml"/><Relationship Id="rId16" Type="http://schemas.openxmlformats.org/officeDocument/2006/relationships/hyperlink" Target="https://example.com" TargetMode="External"/><Relationship Id="rId17" Type="http://schemas.openxmlformats.org/officeDocument/2006/relationships/comments" Target="comments.xml"/></Relationships>
</file>

<file path=word/charts/chart1.xml><?xml version="1.0" encoding="utf-8"?>
<c:chartSpace xmlns:c="http://schemas.openxmlformats.org/drawingml/2006/chart">
  <c:chart>
    <c:plotArea>
      <c:barChart>
        <c:ser>
          <c:idx val="0"/>
          <c:tx>
            <c:strRef>
              <c:f/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/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/>
              <c:numCach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tx>
            <c:strRef>
              <c:f/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/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/>
              <c:numCach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axId val="1"/>
        <c:axId val="2"/>
      </c:barChart>
      <c:catAx>
        <c:axId val="1"/>
      </c:catAx>
      <c:valAx>
        <c:axId val="2"/>
      </c:valAx>
    </c:plotArea>
  </c:chart>
</c:chartSpace>
</file>

<file path=word/diagrams/data1.xml><?xml version="1.0" encoding="utf-8"?>
<dgm:dataModel xmlns:dgm="http://schemas.openxmlformats.org/drawingml/2006/diagram">
  <dgm:ptLst>
    <dgm:pt modelId="word-compat-feature-fixture"/>
  </dgm:ptLst>
</dgm:dataModel>
</file>

<file path=word/diagrams/layout1.xml><dgm:layoutDef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